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AA9E98" w14:textId="0ADFF620" w:rsidR="00A05745" w:rsidRPr="003B39BF" w:rsidRDefault="00A05745" w:rsidP="001D239C">
      <w:pPr>
        <w:jc w:val="center"/>
        <w:rPr>
          <w:rFonts w:ascii="SimSun" w:eastAsia="SimSun" w:hAnsi="SimSun"/>
          <w:szCs w:val="21"/>
        </w:rPr>
      </w:pPr>
      <w:r w:rsidRPr="006E7A88">
        <w:rPr>
          <w:rFonts w:ascii="SimSun" w:eastAsia="SimSun" w:hAnsi="SimSun" w:hint="eastAsia"/>
          <w:b/>
          <w:bCs/>
          <w:szCs w:val="21"/>
        </w:rPr>
        <w:t>履</w:t>
      </w:r>
      <w:r w:rsidR="00B02355" w:rsidRPr="006E7A88">
        <w:rPr>
          <w:rFonts w:ascii="SimSun" w:eastAsia="SimSun" w:hAnsi="SimSun" w:hint="eastAsia"/>
          <w:b/>
          <w:bCs/>
          <w:szCs w:val="21"/>
        </w:rPr>
        <w:t>约</w:t>
      </w:r>
      <w:r w:rsidRPr="006E7A88">
        <w:rPr>
          <w:rFonts w:ascii="SimSun" w:eastAsia="SimSun" w:hAnsi="SimSun" w:hint="eastAsia"/>
          <w:b/>
          <w:bCs/>
          <w:szCs w:val="21"/>
        </w:rPr>
        <w:t>保函</w:t>
      </w:r>
    </w:p>
    <w:p w14:paraId="6C62B79A" w14:textId="77777777" w:rsidR="00B256CD" w:rsidRPr="00B256CD" w:rsidRDefault="00B256CD" w:rsidP="001D239C">
      <w:pPr>
        <w:jc w:val="center"/>
        <w:rPr>
          <w:rFonts w:ascii="SimSun" w:eastAsia="SimSun" w:hAnsi="SimSun"/>
          <w:sz w:val="30"/>
          <w:szCs w:val="30"/>
        </w:rPr>
      </w:pPr>
    </w:p>
    <w:p w14:paraId="6C92F406" w14:textId="753D85CE" w:rsidR="00A05745" w:rsidRPr="00B256CD" w:rsidRDefault="00A05745">
      <w:pPr>
        <w:rPr>
          <w:rFonts w:ascii="SimSun" w:eastAsia="SimSun" w:hAnsi="SimSun"/>
        </w:rPr>
      </w:pPr>
      <w:r w:rsidRPr="00B256CD">
        <w:rPr>
          <w:rFonts w:ascii="SimSun" w:eastAsia="SimSun" w:hAnsi="SimSun" w:hint="eastAsia"/>
        </w:rPr>
        <w:t>注：本保函需由</w:t>
      </w:r>
      <w:r w:rsidR="00CC58CE">
        <w:rPr>
          <w:rFonts w:ascii="SimSun" w:eastAsia="SimSun" w:hAnsi="SimSun" w:hint="eastAsia"/>
        </w:rPr>
        <w:t>采购方</w:t>
      </w:r>
      <w:r w:rsidRPr="00B256CD">
        <w:rPr>
          <w:rFonts w:ascii="SimSun" w:eastAsia="SimSun" w:hAnsi="SimSun" w:hint="eastAsia"/>
        </w:rPr>
        <w:t>接受的一家银行出具，银行至少应为上市</w:t>
      </w:r>
      <w:r w:rsidR="00370260">
        <w:rPr>
          <w:rFonts w:ascii="SimSun" w:eastAsia="SimSun" w:hAnsi="SimSun" w:hint="eastAsia"/>
        </w:rPr>
        <w:t>股份制</w:t>
      </w:r>
      <w:r w:rsidRPr="00B256CD">
        <w:rPr>
          <w:rFonts w:ascii="SimSun" w:eastAsia="SimSun" w:hAnsi="SimSun" w:hint="eastAsia"/>
        </w:rPr>
        <w:t>商业银行</w:t>
      </w:r>
      <w:r w:rsidR="00370260">
        <w:rPr>
          <w:rFonts w:ascii="SimSun" w:eastAsia="SimSun" w:hAnsi="SimSun" w:hint="eastAsia"/>
        </w:rPr>
        <w:t>的</w:t>
      </w:r>
      <w:r w:rsidRPr="00B256CD">
        <w:rPr>
          <w:rFonts w:ascii="SimSun" w:eastAsia="SimSun" w:hAnsi="SimSun" w:hint="eastAsia"/>
        </w:rPr>
        <w:t>支行</w:t>
      </w:r>
      <w:r w:rsidR="00370260">
        <w:rPr>
          <w:rFonts w:ascii="SimSun" w:eastAsia="SimSun" w:hAnsi="SimSun" w:hint="eastAsia"/>
        </w:rPr>
        <w:t>及</w:t>
      </w:r>
      <w:r w:rsidRPr="00B256CD">
        <w:rPr>
          <w:rFonts w:ascii="SimSun" w:eastAsia="SimSun" w:hAnsi="SimSun" w:hint="eastAsia"/>
        </w:rPr>
        <w:t>以上</w:t>
      </w:r>
      <w:r w:rsidR="00370260">
        <w:rPr>
          <w:rFonts w:ascii="SimSun" w:eastAsia="SimSun" w:hAnsi="SimSun" w:hint="eastAsia"/>
        </w:rPr>
        <w:t>分支</w:t>
      </w:r>
      <w:r w:rsidRPr="00B256CD">
        <w:rPr>
          <w:rFonts w:ascii="SimSun" w:eastAsia="SimSun" w:hAnsi="SimSun" w:hint="eastAsia"/>
        </w:rPr>
        <w:t>机构</w:t>
      </w:r>
      <w:r w:rsidR="00370260">
        <w:rPr>
          <w:rFonts w:ascii="SimSun" w:eastAsia="SimSun" w:hAnsi="SimSun" w:hint="eastAsia"/>
        </w:rPr>
        <w:t>或甲方认可的其他金融机构出具</w:t>
      </w:r>
      <w:r w:rsidRPr="00B256CD">
        <w:rPr>
          <w:rFonts w:ascii="SimSun" w:eastAsia="SimSun" w:hAnsi="SimSun" w:hint="eastAsia"/>
        </w:rPr>
        <w:t>。</w:t>
      </w:r>
    </w:p>
    <w:p w14:paraId="5CA87CF8" w14:textId="77777777" w:rsidR="00A05745" w:rsidRPr="00B256CD" w:rsidRDefault="00A05745">
      <w:pPr>
        <w:rPr>
          <w:rFonts w:ascii="SimSun" w:eastAsia="SimSun" w:hAnsi="SimSun"/>
        </w:rPr>
      </w:pPr>
    </w:p>
    <w:p w14:paraId="46CF1A6C" w14:textId="7FAD384D" w:rsidR="00A05745" w:rsidRPr="00B256CD" w:rsidRDefault="00A05745">
      <w:pPr>
        <w:rPr>
          <w:rFonts w:ascii="SimSun" w:eastAsia="SimSun" w:hAnsi="SimSun"/>
        </w:rPr>
      </w:pPr>
      <w:bookmarkStart w:id="0" w:name="_Hlk62829214"/>
      <w:r w:rsidRPr="00B256CD">
        <w:rPr>
          <w:rFonts w:ascii="SimSun" w:eastAsia="SimSun" w:hAnsi="SimSun" w:hint="eastAsia"/>
        </w:rPr>
        <w:t>致：</w:t>
      </w:r>
      <w:bookmarkStart w:id="1" w:name="_Hlk62825641"/>
      <w:r w:rsidRPr="00B256CD">
        <w:rPr>
          <w:rFonts w:ascii="SimSun" w:eastAsia="SimSun" w:hAnsi="SimSun" w:hint="eastAsia"/>
          <w:u w:val="single"/>
        </w:rPr>
        <w:t xml:space="preserve"> </w:t>
      </w:r>
      <w:r w:rsidRPr="00B256CD">
        <w:rPr>
          <w:rFonts w:ascii="SimSun" w:eastAsia="SimSun" w:hAnsi="SimSun"/>
          <w:u w:val="single"/>
        </w:rPr>
        <w:t xml:space="preserve">                           </w:t>
      </w:r>
      <w:r w:rsidRPr="00B256CD">
        <w:rPr>
          <w:rFonts w:ascii="SimSun" w:eastAsia="SimSun" w:hAnsi="SimSun" w:hint="eastAsia"/>
        </w:rPr>
        <w:t>公司</w:t>
      </w:r>
      <w:bookmarkStart w:id="2" w:name="_Hlk62826997"/>
      <w:bookmarkEnd w:id="1"/>
      <w:r w:rsidR="00E15AE0">
        <w:rPr>
          <w:rFonts w:ascii="SimSun" w:eastAsia="SimSun" w:hAnsi="SimSun" w:hint="eastAsia"/>
        </w:rPr>
        <w:t>【</w:t>
      </w:r>
      <w:r w:rsidR="00E15AE0" w:rsidRPr="006E6FCF">
        <w:rPr>
          <w:rFonts w:ascii="SimSun" w:eastAsia="SimSun" w:hAnsi="SimSun" w:hint="eastAsia"/>
          <w:i/>
          <w:iCs/>
        </w:rPr>
        <w:t>此处请填写</w:t>
      </w:r>
      <w:r w:rsidR="00E15AE0">
        <w:rPr>
          <w:rFonts w:ascii="SimSun" w:eastAsia="SimSun" w:hAnsi="SimSun" w:hint="eastAsia"/>
          <w:i/>
          <w:iCs/>
        </w:rPr>
        <w:t>对应主合同甲方名称</w:t>
      </w:r>
      <w:r w:rsidR="00E15AE0">
        <w:rPr>
          <w:rFonts w:ascii="SimSun" w:eastAsia="SimSun" w:hAnsi="SimSun" w:hint="eastAsia"/>
        </w:rPr>
        <w:t>】</w:t>
      </w:r>
      <w:bookmarkEnd w:id="2"/>
    </w:p>
    <w:bookmarkEnd w:id="0"/>
    <w:p w14:paraId="12358365" w14:textId="77777777" w:rsidR="00A05745" w:rsidRPr="00B256CD" w:rsidRDefault="00A05745">
      <w:pPr>
        <w:rPr>
          <w:rFonts w:ascii="SimSun" w:eastAsia="SimSun" w:hAnsi="SimSun"/>
        </w:rPr>
      </w:pPr>
    </w:p>
    <w:p w14:paraId="20641FA8" w14:textId="05352AC8" w:rsidR="00A05745" w:rsidRPr="00B256CD" w:rsidRDefault="00A05745" w:rsidP="005E26F7">
      <w:pPr>
        <w:spacing w:line="360" w:lineRule="auto"/>
        <w:ind w:firstLineChars="200" w:firstLine="420"/>
        <w:rPr>
          <w:rFonts w:ascii="SimSun" w:eastAsia="SimSun" w:hAnsi="SimSun"/>
        </w:rPr>
      </w:pPr>
      <w:bookmarkStart w:id="3" w:name="_Hlk62825674"/>
      <w:r w:rsidRPr="00B256CD">
        <w:rPr>
          <w:rFonts w:ascii="SimSun" w:eastAsia="SimSun" w:hAnsi="SimSun" w:hint="eastAsia"/>
        </w:rPr>
        <w:t>鉴于</w:t>
      </w:r>
      <w:r w:rsidRPr="00B256CD">
        <w:rPr>
          <w:rFonts w:ascii="SimSun" w:eastAsia="SimSun" w:hAnsi="SimSun" w:hint="eastAsia"/>
          <w:u w:val="single"/>
        </w:rPr>
        <w:t xml:space="preserve"> </w:t>
      </w:r>
      <w:bookmarkStart w:id="4" w:name="_Hlk62829282"/>
      <w:r w:rsidRPr="00B256CD">
        <w:rPr>
          <w:rFonts w:ascii="SimSun" w:eastAsia="SimSun" w:hAnsi="SimSun"/>
          <w:u w:val="single"/>
        </w:rPr>
        <w:t xml:space="preserve">                           </w:t>
      </w:r>
      <w:r w:rsidRPr="00B256CD">
        <w:rPr>
          <w:rFonts w:ascii="SimSun" w:eastAsia="SimSun" w:hAnsi="SimSun" w:hint="eastAsia"/>
        </w:rPr>
        <w:t>公司（法定地址：</w:t>
      </w:r>
      <w:r w:rsidRPr="00B256CD">
        <w:rPr>
          <w:rFonts w:ascii="SimSun" w:eastAsia="SimSun" w:hAnsi="SimSun"/>
          <w:u w:val="single"/>
        </w:rPr>
        <w:t xml:space="preserve">                    </w:t>
      </w:r>
      <w:r w:rsidRPr="00B256CD">
        <w:rPr>
          <w:rFonts w:ascii="SimSun" w:eastAsia="SimSun" w:hAnsi="SimSun"/>
        </w:rPr>
        <w:t xml:space="preserve"> </w:t>
      </w:r>
      <w:r w:rsidRPr="00B256CD">
        <w:rPr>
          <w:rFonts w:ascii="SimSun" w:eastAsia="SimSun" w:hAnsi="SimSun" w:hint="eastAsia"/>
        </w:rPr>
        <w:t>，在合同中称为“</w:t>
      </w:r>
      <w:r w:rsidR="000634AD">
        <w:rPr>
          <w:rFonts w:ascii="SimSun" w:eastAsia="SimSun" w:hAnsi="SimSun" w:hint="eastAsia"/>
        </w:rPr>
        <w:t>甲方</w:t>
      </w:r>
      <w:r w:rsidRPr="00B256CD">
        <w:rPr>
          <w:rFonts w:ascii="SimSun" w:eastAsia="SimSun" w:hAnsi="SimSun" w:hint="eastAsia"/>
        </w:rPr>
        <w:t>”</w:t>
      </w:r>
      <w:bookmarkEnd w:id="4"/>
      <w:r w:rsidRPr="00B256CD">
        <w:rPr>
          <w:rFonts w:ascii="SimSun" w:eastAsia="SimSun" w:hAnsi="SimSun" w:hint="eastAsia"/>
        </w:rPr>
        <w:t>）作为</w:t>
      </w:r>
      <w:r w:rsidR="000634AD">
        <w:rPr>
          <w:rFonts w:ascii="SimSun" w:eastAsia="SimSun" w:hAnsi="SimSun" w:hint="eastAsia"/>
        </w:rPr>
        <w:t>采购方</w:t>
      </w:r>
      <w:r w:rsidRPr="00B256CD">
        <w:rPr>
          <w:rFonts w:ascii="SimSun" w:eastAsia="SimSun" w:hAnsi="SimSun" w:hint="eastAsia"/>
        </w:rPr>
        <w:t>，</w:t>
      </w:r>
      <w:r w:rsidRPr="00B256CD">
        <w:rPr>
          <w:rFonts w:ascii="SimSun" w:eastAsia="SimSun" w:hAnsi="SimSun" w:hint="eastAsia"/>
          <w:u w:val="single"/>
        </w:rPr>
        <w:t xml:space="preserve"> </w:t>
      </w:r>
      <w:r w:rsidRPr="00B256CD">
        <w:rPr>
          <w:rFonts w:ascii="SimSun" w:eastAsia="SimSun" w:hAnsi="SimSun"/>
          <w:u w:val="single"/>
        </w:rPr>
        <w:t xml:space="preserve">                        </w:t>
      </w:r>
      <w:r w:rsidRPr="00B256CD">
        <w:rPr>
          <w:rFonts w:ascii="SimSun" w:eastAsia="SimSun" w:hAnsi="SimSun" w:hint="eastAsia"/>
        </w:rPr>
        <w:t>公司（法定地址：</w:t>
      </w:r>
      <w:r w:rsidRPr="00B256CD">
        <w:rPr>
          <w:rFonts w:ascii="SimSun" w:eastAsia="SimSun" w:hAnsi="SimSun" w:hint="eastAsia"/>
          <w:u w:val="single"/>
        </w:rPr>
        <w:t xml:space="preserve"> </w:t>
      </w:r>
      <w:r w:rsidRPr="00B256CD">
        <w:rPr>
          <w:rFonts w:ascii="SimSun" w:eastAsia="SimSun" w:hAnsi="SimSun"/>
          <w:u w:val="single"/>
        </w:rPr>
        <w:t xml:space="preserve">              </w:t>
      </w:r>
      <w:r w:rsidRPr="00B256CD">
        <w:rPr>
          <w:rFonts w:ascii="SimSun" w:eastAsia="SimSun" w:hAnsi="SimSun" w:hint="eastAsia"/>
        </w:rPr>
        <w:t>，在合同中称为“</w:t>
      </w:r>
      <w:r w:rsidR="000634AD">
        <w:rPr>
          <w:rFonts w:ascii="SimSun" w:eastAsia="SimSun" w:hAnsi="SimSun" w:hint="eastAsia"/>
        </w:rPr>
        <w:t>乙方</w:t>
      </w:r>
      <w:r w:rsidRPr="00B256CD">
        <w:rPr>
          <w:rFonts w:ascii="SimSun" w:eastAsia="SimSun" w:hAnsi="SimSun" w:hint="eastAsia"/>
        </w:rPr>
        <w:t>”）作为</w:t>
      </w:r>
      <w:r w:rsidR="000634AD">
        <w:rPr>
          <w:rFonts w:ascii="SimSun" w:eastAsia="SimSun" w:hAnsi="SimSun" w:hint="eastAsia"/>
        </w:rPr>
        <w:t>供应商</w:t>
      </w:r>
      <w:r w:rsidRPr="00B256CD">
        <w:rPr>
          <w:rFonts w:ascii="SimSun" w:eastAsia="SimSun" w:hAnsi="SimSun" w:hint="eastAsia"/>
        </w:rPr>
        <w:t>，于</w:t>
      </w:r>
      <w:r w:rsidRPr="00B256CD">
        <w:rPr>
          <w:rFonts w:ascii="SimSun" w:eastAsia="SimSun" w:hAnsi="SimSun" w:hint="eastAsia"/>
          <w:u w:val="single"/>
        </w:rPr>
        <w:t xml:space="preserve"> </w:t>
      </w:r>
      <w:r w:rsidRPr="00B256CD">
        <w:rPr>
          <w:rFonts w:ascii="SimSun" w:eastAsia="SimSun" w:hAnsi="SimSun"/>
          <w:u w:val="single"/>
        </w:rPr>
        <w:t xml:space="preserve">     </w:t>
      </w:r>
      <w:r w:rsidRPr="00B256CD">
        <w:rPr>
          <w:rFonts w:ascii="SimSun" w:eastAsia="SimSun" w:hAnsi="SimSun" w:hint="eastAsia"/>
          <w:u w:val="single"/>
        </w:rPr>
        <w:t xml:space="preserve">年 </w:t>
      </w:r>
      <w:r w:rsidRPr="00B256CD">
        <w:rPr>
          <w:rFonts w:ascii="SimSun" w:eastAsia="SimSun" w:hAnsi="SimSun"/>
          <w:u w:val="single"/>
        </w:rPr>
        <w:t xml:space="preserve">   </w:t>
      </w:r>
      <w:r w:rsidRPr="00B256CD">
        <w:rPr>
          <w:rFonts w:ascii="SimSun" w:eastAsia="SimSun" w:hAnsi="SimSun" w:hint="eastAsia"/>
          <w:u w:val="single"/>
        </w:rPr>
        <w:t xml:space="preserve">月 </w:t>
      </w:r>
      <w:r w:rsidRPr="00B256CD">
        <w:rPr>
          <w:rFonts w:ascii="SimSun" w:eastAsia="SimSun" w:hAnsi="SimSun"/>
          <w:u w:val="single"/>
        </w:rPr>
        <w:t xml:space="preserve">   </w:t>
      </w:r>
      <w:r w:rsidRPr="00B256CD">
        <w:rPr>
          <w:rFonts w:ascii="SimSun" w:eastAsia="SimSun" w:hAnsi="SimSun" w:hint="eastAsia"/>
          <w:u w:val="single"/>
        </w:rPr>
        <w:t>日</w:t>
      </w:r>
      <w:r w:rsidRPr="00B256CD">
        <w:rPr>
          <w:rFonts w:ascii="SimSun" w:eastAsia="SimSun" w:hAnsi="SimSun" w:hint="eastAsia"/>
        </w:rPr>
        <w:t>签订</w:t>
      </w:r>
      <w:r w:rsidR="00D73133">
        <w:rPr>
          <w:rFonts w:ascii="SimSun" w:eastAsia="SimSun" w:hAnsi="SimSun" w:hint="eastAsia"/>
        </w:rPr>
        <w:t xml:space="preserve">【 </w:t>
      </w:r>
      <w:r w:rsidR="00D73133">
        <w:rPr>
          <w:rFonts w:ascii="SimSun" w:eastAsia="SimSun" w:hAnsi="SimSun"/>
        </w:rPr>
        <w:t xml:space="preserve">   </w:t>
      </w:r>
      <w:r w:rsidR="00D73133">
        <w:rPr>
          <w:rFonts w:ascii="SimSun" w:eastAsia="SimSun" w:hAnsi="SimSun" w:hint="eastAsia"/>
        </w:rPr>
        <w:t>】</w:t>
      </w:r>
      <w:r w:rsidR="00D73133" w:rsidRPr="00B256CD">
        <w:rPr>
          <w:rFonts w:ascii="SimSun" w:eastAsia="SimSun" w:hAnsi="SimSun" w:hint="eastAsia"/>
        </w:rPr>
        <w:t>合同</w:t>
      </w:r>
      <w:bookmarkStart w:id="5" w:name="_Hlk62829363"/>
      <w:r w:rsidR="00D73133">
        <w:rPr>
          <w:rFonts w:ascii="SimSun" w:eastAsia="SimSun" w:hAnsi="SimSun" w:hint="eastAsia"/>
        </w:rPr>
        <w:t>【</w:t>
      </w:r>
      <w:r w:rsidR="00D73133" w:rsidRPr="006E6FCF">
        <w:rPr>
          <w:rFonts w:ascii="SimSun" w:eastAsia="SimSun" w:hAnsi="SimSun" w:hint="eastAsia"/>
          <w:i/>
          <w:iCs/>
        </w:rPr>
        <w:t>此处请填写</w:t>
      </w:r>
      <w:r w:rsidR="00D73133">
        <w:rPr>
          <w:rFonts w:ascii="SimSun" w:eastAsia="SimSun" w:hAnsi="SimSun" w:hint="eastAsia"/>
          <w:i/>
          <w:iCs/>
        </w:rPr>
        <w:t>要求开具保函的对应</w:t>
      </w:r>
      <w:r w:rsidR="00D73133" w:rsidRPr="006E6FCF">
        <w:rPr>
          <w:rFonts w:ascii="SimSun" w:eastAsia="SimSun" w:hAnsi="SimSun" w:hint="eastAsia"/>
          <w:i/>
          <w:iCs/>
        </w:rPr>
        <w:t>主合同</w:t>
      </w:r>
      <w:r w:rsidR="00D73133">
        <w:rPr>
          <w:rFonts w:ascii="SimSun" w:eastAsia="SimSun" w:hAnsi="SimSun" w:hint="eastAsia"/>
          <w:i/>
          <w:iCs/>
        </w:rPr>
        <w:t>全名</w:t>
      </w:r>
      <w:r w:rsidR="00D73133">
        <w:rPr>
          <w:rFonts w:ascii="SimSun" w:eastAsia="SimSun" w:hAnsi="SimSun" w:hint="eastAsia"/>
        </w:rPr>
        <w:t>】</w:t>
      </w:r>
      <w:bookmarkEnd w:id="5"/>
      <w:r w:rsidRPr="00B256CD">
        <w:rPr>
          <w:rFonts w:ascii="SimSun" w:eastAsia="SimSun" w:hAnsi="SimSun" w:hint="eastAsia"/>
        </w:rPr>
        <w:t>（下称“合同”）。根据该合同的约定，</w:t>
      </w:r>
      <w:r w:rsidR="005E26F7">
        <w:rPr>
          <w:rFonts w:ascii="SimSun" w:eastAsia="SimSun" w:hAnsi="SimSun" w:hint="eastAsia"/>
        </w:rPr>
        <w:t>供应商</w:t>
      </w:r>
      <w:r w:rsidRPr="00B256CD">
        <w:rPr>
          <w:rFonts w:ascii="SimSun" w:eastAsia="SimSun" w:hAnsi="SimSun" w:hint="eastAsia"/>
        </w:rPr>
        <w:t>需向</w:t>
      </w:r>
      <w:r w:rsidR="005E26F7">
        <w:rPr>
          <w:rFonts w:ascii="SimSun" w:eastAsia="SimSun" w:hAnsi="SimSun" w:hint="eastAsia"/>
        </w:rPr>
        <w:t>采购方</w:t>
      </w:r>
      <w:r w:rsidRPr="00B256CD">
        <w:rPr>
          <w:rFonts w:ascii="SimSun" w:eastAsia="SimSun" w:hAnsi="SimSun" w:hint="eastAsia"/>
        </w:rPr>
        <w:t>提出</w:t>
      </w:r>
      <w:r w:rsidR="005E26F7">
        <w:rPr>
          <w:rFonts w:ascii="SimSun" w:eastAsia="SimSun" w:hAnsi="SimSun" w:hint="eastAsia"/>
        </w:rPr>
        <w:t>符合</w:t>
      </w:r>
      <w:r w:rsidRPr="00B256CD">
        <w:rPr>
          <w:rFonts w:ascii="SimSun" w:eastAsia="SimSun" w:hAnsi="SimSun" w:hint="eastAsia"/>
        </w:rPr>
        <w:t>要求的履约保函</w:t>
      </w:r>
      <w:bookmarkEnd w:id="3"/>
      <w:r w:rsidRPr="00B256CD">
        <w:rPr>
          <w:rFonts w:ascii="SimSun" w:eastAsia="SimSun" w:hAnsi="SimSun" w:hint="eastAsia"/>
        </w:rPr>
        <w:t>。</w:t>
      </w:r>
    </w:p>
    <w:p w14:paraId="3C1F417B" w14:textId="59B8A724" w:rsidR="00A05745" w:rsidRPr="00B256CD" w:rsidRDefault="00A05745" w:rsidP="001D239C">
      <w:pPr>
        <w:spacing w:line="360" w:lineRule="auto"/>
        <w:ind w:firstLineChars="200" w:firstLine="420"/>
        <w:rPr>
          <w:rFonts w:ascii="SimSun" w:eastAsia="SimSun" w:hAnsi="SimSun"/>
        </w:rPr>
      </w:pPr>
      <w:r w:rsidRPr="00B256CD">
        <w:rPr>
          <w:rFonts w:ascii="SimSun" w:eastAsia="SimSun" w:hAnsi="SimSun" w:hint="eastAsia"/>
        </w:rPr>
        <w:t>又鉴于我方</w:t>
      </w:r>
      <w:bookmarkStart w:id="6" w:name="_Hlk62825874"/>
      <w:r w:rsidRPr="00B256CD">
        <w:rPr>
          <w:rFonts w:ascii="SimSun" w:eastAsia="SimSun" w:hAnsi="SimSun" w:hint="eastAsia"/>
          <w:u w:val="single"/>
        </w:rPr>
        <w:t xml:space="preserve"> </w:t>
      </w:r>
      <w:r w:rsidRPr="00B256CD">
        <w:rPr>
          <w:rFonts w:ascii="SimSun" w:eastAsia="SimSun" w:hAnsi="SimSun"/>
          <w:u w:val="single"/>
        </w:rPr>
        <w:t xml:space="preserve">               </w:t>
      </w:r>
      <w:r w:rsidRPr="00B256CD">
        <w:rPr>
          <w:rFonts w:ascii="SimSun" w:eastAsia="SimSun" w:hAnsi="SimSun" w:hint="eastAsia"/>
        </w:rPr>
        <w:t>（法定地址：</w:t>
      </w:r>
      <w:r w:rsidRPr="00B256CD">
        <w:rPr>
          <w:rFonts w:ascii="SimSun" w:eastAsia="SimSun" w:hAnsi="SimSun" w:hint="eastAsia"/>
          <w:u w:val="single"/>
        </w:rPr>
        <w:t xml:space="preserve"> </w:t>
      </w:r>
      <w:r w:rsidRPr="00B256CD">
        <w:rPr>
          <w:rFonts w:ascii="SimSun" w:eastAsia="SimSun" w:hAnsi="SimSun"/>
          <w:u w:val="single"/>
        </w:rPr>
        <w:t xml:space="preserve">              </w:t>
      </w:r>
      <w:r w:rsidRPr="00B256CD">
        <w:rPr>
          <w:rFonts w:ascii="SimSun" w:eastAsia="SimSun" w:hAnsi="SimSun" w:hint="eastAsia"/>
        </w:rPr>
        <w:t>）接受</w:t>
      </w:r>
      <w:r w:rsidR="00E26BAA" w:rsidRPr="00B256CD">
        <w:rPr>
          <w:rFonts w:ascii="SimSun" w:eastAsia="SimSun" w:hAnsi="SimSun" w:hint="eastAsia"/>
        </w:rPr>
        <w:t>供应商</w:t>
      </w:r>
      <w:r w:rsidRPr="00B256CD">
        <w:rPr>
          <w:rFonts w:ascii="SimSun" w:eastAsia="SimSun" w:hAnsi="SimSun" w:hint="eastAsia"/>
        </w:rPr>
        <w:t>（保函申请人）的委托</w:t>
      </w:r>
      <w:bookmarkEnd w:id="6"/>
      <w:r w:rsidRPr="00B256CD">
        <w:rPr>
          <w:rFonts w:ascii="SimSun" w:eastAsia="SimSun" w:hAnsi="SimSun" w:hint="eastAsia"/>
        </w:rPr>
        <w:t>，同意按下述条款，对</w:t>
      </w:r>
      <w:r w:rsidR="00E26BAA" w:rsidRPr="00B256CD">
        <w:rPr>
          <w:rFonts w:ascii="SimSun" w:eastAsia="SimSun" w:hAnsi="SimSun" w:hint="eastAsia"/>
        </w:rPr>
        <w:t>供应商</w:t>
      </w:r>
      <w:r w:rsidRPr="00B256CD">
        <w:rPr>
          <w:rFonts w:ascii="SimSun" w:eastAsia="SimSun" w:hAnsi="SimSun" w:hint="eastAsia"/>
        </w:rPr>
        <w:t>根据</w:t>
      </w:r>
      <w:r w:rsidR="005E26F7">
        <w:rPr>
          <w:rFonts w:ascii="SimSun" w:eastAsia="SimSun" w:hAnsi="SimSun" w:hint="eastAsia"/>
        </w:rPr>
        <w:t>合同</w:t>
      </w:r>
      <w:r w:rsidRPr="00B256CD">
        <w:rPr>
          <w:rFonts w:ascii="SimSun" w:eastAsia="SimSun" w:hAnsi="SimSun" w:hint="eastAsia"/>
        </w:rPr>
        <w:t>应履行的全部义务和责任向你方（保函受益人）承担最高不超过人民币</w:t>
      </w:r>
      <w:r w:rsidRPr="00B256CD">
        <w:rPr>
          <w:rFonts w:ascii="SimSun" w:eastAsia="SimSun" w:hAnsi="SimSun" w:hint="eastAsia"/>
          <w:u w:val="single"/>
        </w:rPr>
        <w:t xml:space="preserve"> </w:t>
      </w:r>
      <w:r w:rsidRPr="00B256CD">
        <w:rPr>
          <w:rFonts w:ascii="SimSun" w:eastAsia="SimSun" w:hAnsi="SimSun"/>
          <w:u w:val="single"/>
        </w:rPr>
        <w:t xml:space="preserve">             </w:t>
      </w:r>
      <w:r w:rsidRPr="00B256CD">
        <w:rPr>
          <w:rFonts w:ascii="SimSun" w:eastAsia="SimSun" w:hAnsi="SimSun" w:hint="eastAsia"/>
        </w:rPr>
        <w:t>元（“履约保函金额”）的</w:t>
      </w:r>
      <w:bookmarkStart w:id="7" w:name="_Hlk62829527"/>
      <w:r w:rsidRPr="00B256CD">
        <w:rPr>
          <w:rFonts w:ascii="SimSun" w:eastAsia="SimSun" w:hAnsi="SimSun" w:hint="eastAsia"/>
        </w:rPr>
        <w:t>连续的、不可撤销的、无条件的、</w:t>
      </w:r>
      <w:bookmarkStart w:id="8" w:name="_Hlk62825958"/>
      <w:r w:rsidRPr="00B256CD">
        <w:rPr>
          <w:rFonts w:ascii="SimSun" w:eastAsia="SimSun" w:hAnsi="SimSun" w:hint="eastAsia"/>
        </w:rPr>
        <w:t>见索即付的</w:t>
      </w:r>
      <w:bookmarkEnd w:id="8"/>
      <w:r w:rsidRPr="00B256CD">
        <w:rPr>
          <w:rFonts w:ascii="SimSun" w:eastAsia="SimSun" w:hAnsi="SimSun" w:hint="eastAsia"/>
        </w:rPr>
        <w:t>担保</w:t>
      </w:r>
      <w:bookmarkEnd w:id="7"/>
      <w:r w:rsidRPr="00B256CD">
        <w:rPr>
          <w:rFonts w:ascii="SimSun" w:eastAsia="SimSun" w:hAnsi="SimSun" w:hint="eastAsia"/>
        </w:rPr>
        <w:t>。我方作为担保人在此不可撤销地承诺：</w:t>
      </w:r>
    </w:p>
    <w:p w14:paraId="161FD02C" w14:textId="67864B2A" w:rsidR="00A05745" w:rsidRPr="00B256CD" w:rsidRDefault="00A05745" w:rsidP="00A05745">
      <w:pPr>
        <w:pStyle w:val="a7"/>
        <w:numPr>
          <w:ilvl w:val="0"/>
          <w:numId w:val="1"/>
        </w:numPr>
        <w:spacing w:line="360" w:lineRule="auto"/>
        <w:ind w:firstLineChars="0"/>
        <w:rPr>
          <w:rFonts w:ascii="SimSun" w:eastAsia="SimSun" w:hAnsi="SimSun"/>
        </w:rPr>
      </w:pPr>
      <w:bookmarkStart w:id="9" w:name="_Hlk62830147"/>
      <w:r w:rsidRPr="00B256CD">
        <w:rPr>
          <w:rFonts w:ascii="SimSun" w:eastAsia="SimSun" w:hAnsi="SimSun" w:hint="eastAsia"/>
        </w:rPr>
        <w:t>在</w:t>
      </w:r>
      <w:r w:rsidR="001D239C" w:rsidRPr="00B256CD">
        <w:rPr>
          <w:rFonts w:ascii="SimSun" w:eastAsia="SimSun" w:hAnsi="SimSun" w:hint="eastAsia"/>
        </w:rPr>
        <w:t>我方收到你方的书面要求及如下事项的书面说明（但不要求</w:t>
      </w:r>
      <w:r w:rsidR="002A59B9" w:rsidRPr="00B256CD">
        <w:rPr>
          <w:rFonts w:ascii="SimSun" w:eastAsia="SimSun" w:hAnsi="SimSun" w:hint="eastAsia"/>
        </w:rPr>
        <w:t>证</w:t>
      </w:r>
      <w:r w:rsidR="001D239C" w:rsidRPr="00B256CD">
        <w:rPr>
          <w:rFonts w:ascii="SimSun" w:eastAsia="SimSun" w:hAnsi="SimSun" w:hint="eastAsia"/>
        </w:rPr>
        <w:t>明</w:t>
      </w:r>
      <w:r w:rsidR="002A59B9" w:rsidRPr="00B256CD">
        <w:rPr>
          <w:rFonts w:ascii="SimSun" w:eastAsia="SimSun" w:hAnsi="SimSun" w:hint="eastAsia"/>
        </w:rPr>
        <w:t>）</w:t>
      </w:r>
      <w:r w:rsidR="00EF301A">
        <w:rPr>
          <w:rFonts w:ascii="SimSun" w:eastAsia="SimSun" w:hAnsi="SimSun" w:hint="eastAsia"/>
        </w:rPr>
        <w:t>后</w:t>
      </w:r>
      <w:r w:rsidR="001D239C" w:rsidRPr="00B256CD">
        <w:rPr>
          <w:rFonts w:ascii="SimSun" w:eastAsia="SimSun" w:hAnsi="SimSun" w:hint="eastAsia"/>
        </w:rPr>
        <w:t>，于</w:t>
      </w:r>
      <w:r w:rsidR="004527CB">
        <w:rPr>
          <w:rFonts w:ascii="SimSun" w:eastAsia="SimSun" w:hAnsi="SimSun" w:hint="eastAsia"/>
        </w:rPr>
        <w:t>5</w:t>
      </w:r>
      <w:r w:rsidR="001D239C" w:rsidRPr="00B256CD">
        <w:rPr>
          <w:rFonts w:ascii="SimSun" w:eastAsia="SimSun" w:hAnsi="SimSun" w:hint="eastAsia"/>
        </w:rPr>
        <w:t>个工作日内无条件（</w:t>
      </w:r>
      <w:bookmarkStart w:id="10" w:name="_Hlk62827214"/>
      <w:r w:rsidR="001D239C" w:rsidRPr="00B256CD">
        <w:rPr>
          <w:rFonts w:ascii="SimSun" w:eastAsia="SimSun" w:hAnsi="SimSun" w:hint="eastAsia"/>
        </w:rPr>
        <w:t>见索即付</w:t>
      </w:r>
      <w:bookmarkEnd w:id="10"/>
      <w:r w:rsidR="001D239C" w:rsidRPr="00B256CD">
        <w:rPr>
          <w:rFonts w:ascii="SimSun" w:eastAsia="SimSun" w:hAnsi="SimSun" w:hint="eastAsia"/>
        </w:rPr>
        <w:t>）向你方支付总额不超过保函金额的任何一笔或几笔款项：</w:t>
      </w:r>
    </w:p>
    <w:p w14:paraId="5D81DC35" w14:textId="7A876DC2" w:rsidR="001D239C" w:rsidRPr="00B256CD" w:rsidRDefault="00B10A67" w:rsidP="001D239C">
      <w:pPr>
        <w:pStyle w:val="a7"/>
        <w:numPr>
          <w:ilvl w:val="0"/>
          <w:numId w:val="2"/>
        </w:numPr>
        <w:spacing w:line="360" w:lineRule="auto"/>
        <w:ind w:firstLineChars="0"/>
        <w:rPr>
          <w:rFonts w:ascii="SimSun" w:eastAsia="SimSun" w:hAnsi="SimSun"/>
        </w:rPr>
      </w:pPr>
      <w:bookmarkStart w:id="11" w:name="_Hlk62827467"/>
      <w:r w:rsidRPr="00B256CD">
        <w:rPr>
          <w:rFonts w:ascii="SimSun" w:eastAsia="SimSun" w:hAnsi="SimSun" w:hint="eastAsia"/>
        </w:rPr>
        <w:t>供应商</w:t>
      </w:r>
      <w:r w:rsidR="001D239C" w:rsidRPr="00B256CD">
        <w:rPr>
          <w:rFonts w:ascii="SimSun" w:eastAsia="SimSun" w:hAnsi="SimSun" w:hint="eastAsia"/>
        </w:rPr>
        <w:t>违反合同约定的义务</w:t>
      </w:r>
      <w:r w:rsidR="00506C18">
        <w:rPr>
          <w:rFonts w:ascii="SimSun" w:eastAsia="SimSun" w:hAnsi="SimSun" w:hint="eastAsia"/>
        </w:rPr>
        <w:t>，</w:t>
      </w:r>
      <w:bookmarkEnd w:id="11"/>
      <w:r w:rsidR="00506C18">
        <w:rPr>
          <w:rFonts w:ascii="SimSun" w:eastAsia="SimSun" w:hAnsi="SimSun" w:hint="eastAsia"/>
        </w:rPr>
        <w:t>以及</w:t>
      </w:r>
    </w:p>
    <w:p w14:paraId="59E9CE3F" w14:textId="30A24DCB" w:rsidR="001D239C" w:rsidRPr="00B256CD" w:rsidRDefault="00B10A67" w:rsidP="001D239C">
      <w:pPr>
        <w:pStyle w:val="a7"/>
        <w:numPr>
          <w:ilvl w:val="0"/>
          <w:numId w:val="2"/>
        </w:numPr>
        <w:spacing w:line="360" w:lineRule="auto"/>
        <w:ind w:firstLineChars="0"/>
        <w:rPr>
          <w:rFonts w:ascii="SimSun" w:eastAsia="SimSun" w:hAnsi="SimSun"/>
        </w:rPr>
      </w:pPr>
      <w:r w:rsidRPr="00B256CD">
        <w:rPr>
          <w:rFonts w:ascii="SimSun" w:eastAsia="SimSun" w:hAnsi="SimSun" w:hint="eastAsia"/>
        </w:rPr>
        <w:t>供应商</w:t>
      </w:r>
      <w:r w:rsidR="003B39BF">
        <w:rPr>
          <w:rFonts w:ascii="SimSun" w:eastAsia="SimSun" w:hAnsi="SimSun" w:hint="eastAsia"/>
        </w:rPr>
        <w:t>的其他</w:t>
      </w:r>
      <w:r w:rsidR="001D239C" w:rsidRPr="00B256CD">
        <w:rPr>
          <w:rFonts w:ascii="SimSun" w:eastAsia="SimSun" w:hAnsi="SimSun" w:hint="eastAsia"/>
        </w:rPr>
        <w:t>违反事项。</w:t>
      </w:r>
    </w:p>
    <w:bookmarkEnd w:id="9"/>
    <w:p w14:paraId="799A1D6D" w14:textId="32BC9B8F" w:rsidR="001D239C" w:rsidRPr="00B256CD" w:rsidRDefault="001D239C" w:rsidP="001D239C">
      <w:pPr>
        <w:pStyle w:val="a7"/>
        <w:numPr>
          <w:ilvl w:val="0"/>
          <w:numId w:val="1"/>
        </w:numPr>
        <w:spacing w:line="360" w:lineRule="auto"/>
        <w:ind w:firstLineChars="0"/>
        <w:rPr>
          <w:rFonts w:ascii="SimSun" w:eastAsia="SimSun" w:hAnsi="SimSun"/>
        </w:rPr>
      </w:pPr>
      <w:r w:rsidRPr="00B256CD">
        <w:rPr>
          <w:rFonts w:ascii="SimSun" w:eastAsia="SimSun" w:hAnsi="SimSun" w:hint="eastAsia"/>
        </w:rPr>
        <w:t>合同的变更或合同中任何条文在将来被认定为无效、作废或不能执行，均不影响我方在本保函下的担保义务。</w:t>
      </w:r>
      <w:r w:rsidR="00506C18">
        <w:rPr>
          <w:rFonts w:ascii="SimSun" w:eastAsia="SimSun" w:hAnsi="SimSun" w:hint="eastAsia"/>
        </w:rPr>
        <w:t>合同变更亦无需我方同意。</w:t>
      </w:r>
    </w:p>
    <w:p w14:paraId="2867D6EF" w14:textId="1918CD3D" w:rsidR="001D239C" w:rsidRPr="00B256CD" w:rsidRDefault="001D239C" w:rsidP="001D239C">
      <w:pPr>
        <w:pStyle w:val="a7"/>
        <w:numPr>
          <w:ilvl w:val="0"/>
          <w:numId w:val="1"/>
        </w:numPr>
        <w:spacing w:line="360" w:lineRule="auto"/>
        <w:ind w:firstLineChars="0"/>
        <w:rPr>
          <w:rFonts w:ascii="SimSun" w:eastAsia="SimSun" w:hAnsi="SimSun"/>
        </w:rPr>
      </w:pPr>
      <w:bookmarkStart w:id="12" w:name="_Hlk62827778"/>
      <w:r w:rsidRPr="00B256CD">
        <w:rPr>
          <w:rFonts w:ascii="SimSun" w:eastAsia="SimSun" w:hAnsi="SimSun" w:hint="eastAsia"/>
        </w:rPr>
        <w:t>根据本保函支付的款项为净支付</w:t>
      </w:r>
      <w:r w:rsidR="00506C18">
        <w:rPr>
          <w:rFonts w:ascii="SimSun" w:eastAsia="SimSun" w:hAnsi="SimSun" w:hint="eastAsia"/>
        </w:rPr>
        <w:t>给</w:t>
      </w:r>
      <w:r w:rsidR="0079120C">
        <w:rPr>
          <w:rFonts w:ascii="SimSun" w:eastAsia="SimSun" w:hAnsi="SimSun" w:hint="eastAsia"/>
        </w:rPr>
        <w:t>你</w:t>
      </w:r>
      <w:r w:rsidR="00506C18">
        <w:rPr>
          <w:rFonts w:ascii="SimSun" w:eastAsia="SimSun" w:hAnsi="SimSun" w:hint="eastAsia"/>
        </w:rPr>
        <w:t>方的金</w:t>
      </w:r>
      <w:r w:rsidRPr="00B256CD">
        <w:rPr>
          <w:rFonts w:ascii="SimSun" w:eastAsia="SimSun" w:hAnsi="SimSun" w:hint="eastAsia"/>
        </w:rPr>
        <w:t>额。所有现在或将来的任何税项、税务、索价、酬金，任何性质或任何人要求扣除或扣缴均不能从任何根据本保函支付的款项中扣除或扣缴。</w:t>
      </w:r>
      <w:bookmarkEnd w:id="12"/>
    </w:p>
    <w:p w14:paraId="32AD5DE0" w14:textId="4309E014" w:rsidR="001D239C" w:rsidRPr="00B256CD" w:rsidRDefault="001D239C" w:rsidP="001D239C">
      <w:pPr>
        <w:pStyle w:val="a7"/>
        <w:numPr>
          <w:ilvl w:val="0"/>
          <w:numId w:val="1"/>
        </w:numPr>
        <w:spacing w:line="360" w:lineRule="auto"/>
        <w:ind w:firstLineChars="0"/>
        <w:rPr>
          <w:rFonts w:ascii="SimSun" w:eastAsia="SimSun" w:hAnsi="SimSun"/>
        </w:rPr>
      </w:pPr>
      <w:r w:rsidRPr="00B256CD">
        <w:rPr>
          <w:rFonts w:ascii="SimSun" w:eastAsia="SimSun" w:hAnsi="SimSun" w:hint="eastAsia"/>
        </w:rPr>
        <w:t>本保函自开立之日起生效，</w:t>
      </w:r>
      <w:r w:rsidR="004527CB" w:rsidRPr="004527CB">
        <w:rPr>
          <w:rFonts w:ascii="SimSun" w:eastAsia="SimSun" w:hAnsi="SimSun"/>
        </w:rPr>
        <w:t>本保函有效期</w:t>
      </w:r>
      <w:del w:id="13" w:author="HKL-Legal" w:date="2021-03-03T01:37:00Z">
        <w:r w:rsidR="004527CB" w:rsidRPr="004527CB" w:rsidDel="005325A4">
          <w:rPr>
            <w:rFonts w:ascii="SimSun" w:eastAsia="SimSun" w:hAnsi="SimSun"/>
          </w:rPr>
          <w:delText>暂定</w:delText>
        </w:r>
      </w:del>
      <w:r w:rsidR="00744BB5">
        <w:rPr>
          <w:rFonts w:ascii="SimSun" w:eastAsia="SimSun" w:hAnsi="SimSun" w:hint="eastAsia"/>
        </w:rPr>
        <w:t>到期日期为</w:t>
      </w:r>
      <w:r w:rsidR="00E877D7">
        <w:rPr>
          <w:rFonts w:ascii="SimSun" w:eastAsia="SimSun" w:hAnsi="SimSun" w:hint="eastAsia"/>
        </w:rPr>
        <w:t>【X年X月</w:t>
      </w:r>
      <w:r w:rsidR="00E877D7">
        <w:rPr>
          <w:rFonts w:ascii="SimSun" w:eastAsia="SimSun" w:hAnsi="SimSun"/>
        </w:rPr>
        <w:t>X</w:t>
      </w:r>
      <w:r w:rsidR="00E877D7">
        <w:rPr>
          <w:rFonts w:ascii="SimSun" w:eastAsia="SimSun" w:hAnsi="SimSun" w:hint="eastAsia"/>
        </w:rPr>
        <w:t>日】</w:t>
      </w:r>
      <w:r w:rsidR="004527CB">
        <w:rPr>
          <w:rFonts w:ascii="SimSun" w:eastAsia="SimSun" w:hAnsi="SimSun" w:hint="eastAsia"/>
        </w:rPr>
        <w:t>。如本保函</w:t>
      </w:r>
      <w:del w:id="14" w:author="HKL-Legal" w:date="2021-03-03T01:37:00Z">
        <w:r w:rsidR="004527CB" w:rsidDel="005325A4">
          <w:rPr>
            <w:rFonts w:ascii="SimSun" w:eastAsia="SimSun" w:hAnsi="SimSun" w:hint="eastAsia"/>
          </w:rPr>
          <w:delText>暂定</w:delText>
        </w:r>
      </w:del>
      <w:r w:rsidR="004527CB">
        <w:rPr>
          <w:rFonts w:ascii="SimSun" w:eastAsia="SimSun" w:hAnsi="SimSun" w:hint="eastAsia"/>
        </w:rPr>
        <w:t>有效期届满，</w:t>
      </w:r>
      <w:r w:rsidR="004527CB" w:rsidRPr="004527CB">
        <w:rPr>
          <w:rFonts w:ascii="SimSun" w:eastAsia="SimSun" w:hAnsi="SimSun" w:hint="eastAsia"/>
        </w:rPr>
        <w:t>但尚未达到合同约定的</w:t>
      </w:r>
      <w:r w:rsidR="006C505C">
        <w:rPr>
          <w:rFonts w:ascii="SimSun" w:eastAsia="SimSun" w:hAnsi="SimSun" w:hint="eastAsia"/>
        </w:rPr>
        <w:t>保函有效期的</w:t>
      </w:r>
      <w:r w:rsidR="004527CB">
        <w:rPr>
          <w:rFonts w:ascii="SimSun" w:eastAsia="SimSun" w:hAnsi="SimSun" w:hint="eastAsia"/>
        </w:rPr>
        <w:t>（即</w:t>
      </w:r>
      <w:r w:rsidRPr="00B256CD">
        <w:rPr>
          <w:rFonts w:ascii="SimSun" w:eastAsia="SimSun" w:hAnsi="SimSun" w:hint="eastAsia"/>
        </w:rPr>
        <w:t>至</w:t>
      </w:r>
      <w:r w:rsidR="00D35B39">
        <w:rPr>
          <w:rFonts w:ascii="SimSun" w:eastAsia="SimSun" w:hAnsi="SimSun" w:hint="eastAsia"/>
        </w:rPr>
        <w:t>合同内</w:t>
      </w:r>
      <w:r w:rsidR="00D35B39" w:rsidRPr="00CB7602">
        <w:rPr>
          <w:rFonts w:ascii="SimSun" w:eastAsia="SimSun" w:hAnsi="SimSun" w:hint="eastAsia"/>
        </w:rPr>
        <w:t>项目</w:t>
      </w:r>
      <w:r w:rsidR="00D35B39" w:rsidRPr="00CB7602">
        <w:rPr>
          <w:rFonts w:ascii="SimSun" w:eastAsia="SimSun" w:hAnsi="SimSun"/>
        </w:rPr>
        <w:t>集中</w:t>
      </w:r>
      <w:r w:rsidR="00D35B39" w:rsidRPr="00CB7602">
        <w:rPr>
          <w:rFonts w:ascii="SimSun" w:eastAsia="SimSun" w:hAnsi="SimSun" w:hint="eastAsia"/>
        </w:rPr>
        <w:t>交房</w:t>
      </w:r>
      <w:r w:rsidR="00735563">
        <w:rPr>
          <w:rFonts w:ascii="SimSun" w:eastAsia="SimSun" w:hAnsi="SimSun" w:hint="eastAsia"/>
        </w:rPr>
        <w:t>日</w:t>
      </w:r>
      <w:r w:rsidR="00D35B39" w:rsidRPr="00CB7602">
        <w:rPr>
          <w:rFonts w:ascii="SimSun" w:eastAsia="SimSun" w:hAnsi="SimSun" w:hint="eastAsia"/>
        </w:rPr>
        <w:t>或者</w:t>
      </w:r>
      <w:r w:rsidR="00735563">
        <w:rPr>
          <w:rFonts w:ascii="SimSun" w:eastAsia="SimSun" w:hAnsi="SimSun" w:hint="eastAsia"/>
        </w:rPr>
        <w:t>合同内工程</w:t>
      </w:r>
      <w:r w:rsidR="00D35B39" w:rsidRPr="00CB7602">
        <w:rPr>
          <w:rFonts w:ascii="SimSun" w:eastAsia="SimSun" w:hAnsi="SimSun"/>
        </w:rPr>
        <w:t>颁发接</w:t>
      </w:r>
      <w:r w:rsidR="00735563">
        <w:rPr>
          <w:rFonts w:ascii="SimSun" w:eastAsia="SimSun" w:hAnsi="SimSun" w:hint="eastAsia"/>
        </w:rPr>
        <w:t>收</w:t>
      </w:r>
      <w:r w:rsidR="00D35B39" w:rsidRPr="00CB7602">
        <w:rPr>
          <w:rFonts w:ascii="SimSun" w:eastAsia="SimSun" w:hAnsi="SimSun"/>
        </w:rPr>
        <w:t>证书后</w:t>
      </w:r>
      <w:r w:rsidR="00D35B39" w:rsidRPr="00C9449D">
        <w:rPr>
          <w:rFonts w:ascii="SimSun" w:eastAsia="SimSun" w:hAnsi="SimSun"/>
        </w:rPr>
        <w:t>21天</w:t>
      </w:r>
      <w:r w:rsidR="00CB7602">
        <w:rPr>
          <w:rFonts w:ascii="SimSun" w:eastAsia="SimSun" w:hAnsi="SimSun" w:hint="eastAsia"/>
        </w:rPr>
        <w:t>届满之日为止</w:t>
      </w:r>
      <w:r w:rsidR="004527CB">
        <w:rPr>
          <w:rFonts w:ascii="SimSun" w:eastAsia="SimSun" w:hAnsi="SimSun" w:hint="eastAsia"/>
        </w:rPr>
        <w:t>），</w:t>
      </w:r>
      <w:bookmarkStart w:id="15" w:name="_Hlk62826867"/>
      <w:r w:rsidR="004527CB" w:rsidRPr="004527CB">
        <w:rPr>
          <w:rFonts w:ascii="SimSun" w:eastAsia="SimSun" w:hAnsi="SimSun" w:hint="eastAsia"/>
        </w:rPr>
        <w:t>我方将及时与采购方办理保函的延期手续或重新开具保函以符合合同约定</w:t>
      </w:r>
      <w:r w:rsidR="004527CB">
        <w:rPr>
          <w:rFonts w:ascii="SimSun" w:eastAsia="SimSun" w:hAnsi="SimSun" w:hint="eastAsia"/>
        </w:rPr>
        <w:t>。</w:t>
      </w:r>
      <w:r w:rsidRPr="00B256CD">
        <w:rPr>
          <w:rFonts w:ascii="SimSun" w:eastAsia="SimSun" w:hAnsi="SimSun" w:hint="eastAsia"/>
        </w:rPr>
        <w:t>任何索款要求均需在本保函有效期内送达我</w:t>
      </w:r>
      <w:r w:rsidR="00D35B39">
        <w:rPr>
          <w:rFonts w:ascii="SimSun" w:eastAsia="SimSun" w:hAnsi="SimSun" w:hint="eastAsia"/>
        </w:rPr>
        <w:t>方</w:t>
      </w:r>
      <w:bookmarkEnd w:id="15"/>
      <w:r w:rsidRPr="00B256CD">
        <w:rPr>
          <w:rFonts w:ascii="SimSun" w:eastAsia="SimSun" w:hAnsi="SimSun" w:hint="eastAsia"/>
        </w:rPr>
        <w:t>。</w:t>
      </w:r>
    </w:p>
    <w:p w14:paraId="3FF7260E" w14:textId="31EF138F" w:rsidR="001D239C" w:rsidRPr="00B256CD" w:rsidRDefault="001D239C" w:rsidP="001D239C">
      <w:pPr>
        <w:pStyle w:val="a7"/>
        <w:numPr>
          <w:ilvl w:val="0"/>
          <w:numId w:val="1"/>
        </w:numPr>
        <w:spacing w:line="360" w:lineRule="auto"/>
        <w:ind w:firstLineChars="0"/>
        <w:rPr>
          <w:rFonts w:ascii="SimSun" w:eastAsia="SimSun" w:hAnsi="SimSun"/>
        </w:rPr>
      </w:pPr>
      <w:bookmarkStart w:id="16" w:name="_Hlk62829940"/>
      <w:r w:rsidRPr="00B256CD">
        <w:rPr>
          <w:rFonts w:ascii="SimSun" w:eastAsia="SimSun" w:hAnsi="SimSun" w:hint="eastAsia"/>
        </w:rPr>
        <w:t>本保函应受中华人民共和国的法律管辖。</w:t>
      </w:r>
      <w:r w:rsidR="00735563" w:rsidRPr="00735563">
        <w:rPr>
          <w:rFonts w:ascii="SimSun" w:eastAsia="SimSun" w:hAnsi="SimSun" w:hint="eastAsia"/>
        </w:rPr>
        <w:t>因履行本保函而产生的任何争议，各方当事人应协商解决；无法协商一致的，由采购</w:t>
      </w:r>
      <w:r w:rsidR="00F33E77">
        <w:rPr>
          <w:rFonts w:ascii="SimSun" w:eastAsia="SimSun" w:hAnsi="SimSun" w:hint="eastAsia"/>
        </w:rPr>
        <w:t>方</w:t>
      </w:r>
      <w:r w:rsidR="00735563" w:rsidRPr="00735563">
        <w:rPr>
          <w:rFonts w:ascii="SimSun" w:eastAsia="SimSun" w:hAnsi="SimSun" w:hint="eastAsia"/>
        </w:rPr>
        <w:t>所在地人民法院管辖。</w:t>
      </w:r>
    </w:p>
    <w:bookmarkEnd w:id="16"/>
    <w:p w14:paraId="077BAC19" w14:textId="77777777" w:rsidR="001D239C" w:rsidRPr="00B256CD" w:rsidRDefault="001D239C" w:rsidP="001D239C">
      <w:pPr>
        <w:spacing w:line="360" w:lineRule="auto"/>
        <w:rPr>
          <w:rFonts w:ascii="SimSun" w:eastAsia="SimSun" w:hAnsi="SimSun"/>
        </w:rPr>
      </w:pPr>
    </w:p>
    <w:p w14:paraId="2E85F9B9" w14:textId="77777777" w:rsidR="001D239C" w:rsidRPr="00B256CD" w:rsidRDefault="001D239C" w:rsidP="001D239C">
      <w:pPr>
        <w:spacing w:line="360" w:lineRule="auto"/>
        <w:rPr>
          <w:rFonts w:ascii="SimSun" w:eastAsia="SimSun" w:hAnsi="SimSun"/>
        </w:rPr>
      </w:pPr>
      <w:bookmarkStart w:id="17" w:name="_Hlk62827813"/>
      <w:r w:rsidRPr="00B256CD">
        <w:rPr>
          <w:rFonts w:ascii="SimSun" w:eastAsia="SimSun" w:hAnsi="SimSun" w:hint="eastAsia"/>
        </w:rPr>
        <w:t>本保函于</w:t>
      </w:r>
      <w:r w:rsidRPr="00B256CD">
        <w:rPr>
          <w:rFonts w:ascii="SimSun" w:eastAsia="SimSun" w:hAnsi="SimSun" w:hint="eastAsia"/>
          <w:u w:val="single"/>
        </w:rPr>
        <w:t xml:space="preserve"> </w:t>
      </w:r>
      <w:r w:rsidRPr="00B256CD">
        <w:rPr>
          <w:rFonts w:ascii="SimSun" w:eastAsia="SimSun" w:hAnsi="SimSun"/>
          <w:u w:val="single"/>
        </w:rPr>
        <w:t xml:space="preserve">    </w:t>
      </w:r>
      <w:r w:rsidRPr="00B256CD">
        <w:rPr>
          <w:rFonts w:ascii="SimSun" w:eastAsia="SimSun" w:hAnsi="SimSun" w:hint="eastAsia"/>
        </w:rPr>
        <w:t>年</w:t>
      </w:r>
      <w:r w:rsidRPr="00B256CD">
        <w:rPr>
          <w:rFonts w:ascii="SimSun" w:eastAsia="SimSun" w:hAnsi="SimSun" w:hint="eastAsia"/>
          <w:u w:val="single"/>
        </w:rPr>
        <w:t xml:space="preserve"> </w:t>
      </w:r>
      <w:r w:rsidRPr="00B256CD">
        <w:rPr>
          <w:rFonts w:ascii="SimSun" w:eastAsia="SimSun" w:hAnsi="SimSun"/>
          <w:u w:val="single"/>
        </w:rPr>
        <w:t xml:space="preserve">    </w:t>
      </w:r>
      <w:r w:rsidRPr="00B256CD">
        <w:rPr>
          <w:rFonts w:ascii="SimSun" w:eastAsia="SimSun" w:hAnsi="SimSun" w:hint="eastAsia"/>
        </w:rPr>
        <w:t>月</w:t>
      </w:r>
      <w:r w:rsidRPr="00B256CD">
        <w:rPr>
          <w:rFonts w:ascii="SimSun" w:eastAsia="SimSun" w:hAnsi="SimSun" w:hint="eastAsia"/>
          <w:u w:val="single"/>
        </w:rPr>
        <w:t xml:space="preserve"> </w:t>
      </w:r>
      <w:r w:rsidRPr="00B256CD">
        <w:rPr>
          <w:rFonts w:ascii="SimSun" w:eastAsia="SimSun" w:hAnsi="SimSun"/>
          <w:u w:val="single"/>
        </w:rPr>
        <w:t xml:space="preserve">    </w:t>
      </w:r>
      <w:r w:rsidRPr="00B256CD">
        <w:rPr>
          <w:rFonts w:ascii="SimSun" w:eastAsia="SimSun" w:hAnsi="SimSun" w:hint="eastAsia"/>
        </w:rPr>
        <w:t>日签署及盖章。</w:t>
      </w:r>
    </w:p>
    <w:p w14:paraId="64CA0259" w14:textId="77777777" w:rsidR="001D239C" w:rsidRPr="00B256CD" w:rsidRDefault="001D239C" w:rsidP="001D239C">
      <w:pPr>
        <w:spacing w:line="360" w:lineRule="auto"/>
        <w:rPr>
          <w:rFonts w:ascii="SimSun" w:eastAsia="SimSun" w:hAnsi="SimSun"/>
          <w:u w:val="single"/>
        </w:rPr>
      </w:pPr>
      <w:r w:rsidRPr="00B256CD">
        <w:rPr>
          <w:rFonts w:ascii="SimSun" w:eastAsia="SimSun" w:hAnsi="SimSun" w:hint="eastAsia"/>
        </w:rPr>
        <w:t>担保人盖章</w:t>
      </w:r>
      <w:r w:rsidRPr="00B256CD">
        <w:rPr>
          <w:rFonts w:ascii="SimSun" w:eastAsia="SimSun" w:hAnsi="SimSun" w:hint="eastAsia"/>
          <w:u w:val="single"/>
        </w:rPr>
        <w:t xml:space="preserve"> </w:t>
      </w:r>
      <w:r w:rsidRPr="00B256CD">
        <w:rPr>
          <w:rFonts w:ascii="SimSun" w:eastAsia="SimSun" w:hAnsi="SimSun"/>
          <w:u w:val="single"/>
        </w:rPr>
        <w:t xml:space="preserve">                   </w:t>
      </w:r>
    </w:p>
    <w:p w14:paraId="34C90FDC" w14:textId="77777777" w:rsidR="001D239C" w:rsidRPr="00B256CD" w:rsidRDefault="001D239C" w:rsidP="001D239C">
      <w:pPr>
        <w:spacing w:line="360" w:lineRule="auto"/>
        <w:rPr>
          <w:rFonts w:ascii="SimSun" w:eastAsia="SimSun" w:hAnsi="SimSun"/>
        </w:rPr>
      </w:pPr>
      <w:r w:rsidRPr="00B256CD">
        <w:rPr>
          <w:rFonts w:ascii="SimSun" w:eastAsia="SimSun" w:hAnsi="SimSun" w:hint="eastAsia"/>
        </w:rPr>
        <w:t>担保人代表签字</w:t>
      </w:r>
      <w:r w:rsidRPr="00B256CD">
        <w:rPr>
          <w:rFonts w:ascii="SimSun" w:eastAsia="SimSun" w:hAnsi="SimSun" w:hint="eastAsia"/>
          <w:u w:val="single"/>
        </w:rPr>
        <w:t xml:space="preserve"> </w:t>
      </w:r>
      <w:r w:rsidRPr="00B256CD">
        <w:rPr>
          <w:rFonts w:ascii="SimSun" w:eastAsia="SimSun" w:hAnsi="SimSun"/>
          <w:u w:val="single"/>
        </w:rPr>
        <w:t xml:space="preserve">                        </w:t>
      </w:r>
      <w:bookmarkEnd w:id="17"/>
    </w:p>
    <w:sectPr w:rsidR="001D239C" w:rsidRPr="00B256CD">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F85EA2" w14:textId="77777777" w:rsidR="00454AEA" w:rsidRDefault="00454AEA" w:rsidP="00A05745">
      <w:r>
        <w:separator/>
      </w:r>
    </w:p>
  </w:endnote>
  <w:endnote w:type="continuationSeparator" w:id="0">
    <w:p w14:paraId="7DB13918" w14:textId="77777777" w:rsidR="00454AEA" w:rsidRDefault="00454AEA" w:rsidP="00A05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4C1E1C" w14:textId="77777777" w:rsidR="00454AEA" w:rsidRDefault="00454AEA" w:rsidP="00A05745">
      <w:r>
        <w:separator/>
      </w:r>
    </w:p>
  </w:footnote>
  <w:footnote w:type="continuationSeparator" w:id="0">
    <w:p w14:paraId="0538628D" w14:textId="77777777" w:rsidR="00454AEA" w:rsidRDefault="00454AEA" w:rsidP="00A057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753CE7" w14:textId="31692744" w:rsidR="006E7A88" w:rsidRDefault="006E7A88" w:rsidP="003B39BF">
    <w:pPr>
      <w:pStyle w:val="a3"/>
      <w:pBdr>
        <w:bottom w:val="single" w:sz="6" w:space="0" w:color="auto"/>
      </w:pBdr>
      <w:jc w:val="right"/>
    </w:pPr>
    <w:r>
      <w:rPr>
        <w:rFonts w:hint="eastAsia"/>
      </w:rPr>
      <w:t>附件【8】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B71576"/>
    <w:multiLevelType w:val="hybridMultilevel"/>
    <w:tmpl w:val="EB1C2E36"/>
    <w:lvl w:ilvl="0" w:tplc="DEBA4942">
      <w:start w:val="1"/>
      <w:numFmt w:val="low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627561C9"/>
    <w:multiLevelType w:val="hybridMultilevel"/>
    <w:tmpl w:val="8FBEE3F6"/>
    <w:lvl w:ilvl="0" w:tplc="4CBC5C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HKL-Legal">
    <w15:presenceInfo w15:providerId="None" w15:userId="HKL-Leg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E36"/>
    <w:rsid w:val="00054992"/>
    <w:rsid w:val="000634AD"/>
    <w:rsid w:val="001D239C"/>
    <w:rsid w:val="002A59B9"/>
    <w:rsid w:val="002D4E36"/>
    <w:rsid w:val="002D785C"/>
    <w:rsid w:val="00317848"/>
    <w:rsid w:val="00370260"/>
    <w:rsid w:val="003B39BF"/>
    <w:rsid w:val="004527CB"/>
    <w:rsid w:val="00454AEA"/>
    <w:rsid w:val="004C11B6"/>
    <w:rsid w:val="00506C18"/>
    <w:rsid w:val="005325A4"/>
    <w:rsid w:val="005E26F7"/>
    <w:rsid w:val="00624738"/>
    <w:rsid w:val="006659BF"/>
    <w:rsid w:val="006C505C"/>
    <w:rsid w:val="006E6FCF"/>
    <w:rsid w:val="006E7A88"/>
    <w:rsid w:val="00735563"/>
    <w:rsid w:val="00744BB5"/>
    <w:rsid w:val="00751AD7"/>
    <w:rsid w:val="0079120C"/>
    <w:rsid w:val="00871203"/>
    <w:rsid w:val="008720AC"/>
    <w:rsid w:val="008A3A88"/>
    <w:rsid w:val="008C193F"/>
    <w:rsid w:val="008E65D2"/>
    <w:rsid w:val="00912CF9"/>
    <w:rsid w:val="009A03EC"/>
    <w:rsid w:val="00A05745"/>
    <w:rsid w:val="00A575FF"/>
    <w:rsid w:val="00AB3E1D"/>
    <w:rsid w:val="00AB4204"/>
    <w:rsid w:val="00AC380F"/>
    <w:rsid w:val="00B02355"/>
    <w:rsid w:val="00B10A67"/>
    <w:rsid w:val="00B17E4C"/>
    <w:rsid w:val="00B256CD"/>
    <w:rsid w:val="00B30387"/>
    <w:rsid w:val="00C9449D"/>
    <w:rsid w:val="00CB7602"/>
    <w:rsid w:val="00CC58CE"/>
    <w:rsid w:val="00D03652"/>
    <w:rsid w:val="00D35B39"/>
    <w:rsid w:val="00D73133"/>
    <w:rsid w:val="00DD7D9E"/>
    <w:rsid w:val="00E1594E"/>
    <w:rsid w:val="00E15AE0"/>
    <w:rsid w:val="00E26BAA"/>
    <w:rsid w:val="00E877D7"/>
    <w:rsid w:val="00EF301A"/>
    <w:rsid w:val="00F33E77"/>
    <w:rsid w:val="00F37DC5"/>
    <w:rsid w:val="00F978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33B64C"/>
  <w15:chartTrackingRefBased/>
  <w15:docId w15:val="{35082A09-37EF-4B20-A539-6347B8F8A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0574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05745"/>
    <w:rPr>
      <w:sz w:val="18"/>
      <w:szCs w:val="18"/>
    </w:rPr>
  </w:style>
  <w:style w:type="paragraph" w:styleId="a5">
    <w:name w:val="footer"/>
    <w:basedOn w:val="a"/>
    <w:link w:val="a6"/>
    <w:uiPriority w:val="99"/>
    <w:unhideWhenUsed/>
    <w:rsid w:val="00A05745"/>
    <w:pPr>
      <w:tabs>
        <w:tab w:val="center" w:pos="4153"/>
        <w:tab w:val="right" w:pos="8306"/>
      </w:tabs>
      <w:snapToGrid w:val="0"/>
      <w:jc w:val="left"/>
    </w:pPr>
    <w:rPr>
      <w:sz w:val="18"/>
      <w:szCs w:val="18"/>
    </w:rPr>
  </w:style>
  <w:style w:type="character" w:customStyle="1" w:styleId="a6">
    <w:name w:val="页脚 字符"/>
    <w:basedOn w:val="a0"/>
    <w:link w:val="a5"/>
    <w:uiPriority w:val="99"/>
    <w:rsid w:val="00A05745"/>
    <w:rPr>
      <w:sz w:val="18"/>
      <w:szCs w:val="18"/>
    </w:rPr>
  </w:style>
  <w:style w:type="paragraph" w:styleId="a7">
    <w:name w:val="List Paragraph"/>
    <w:basedOn w:val="a"/>
    <w:uiPriority w:val="34"/>
    <w:qFormat/>
    <w:rsid w:val="00A05745"/>
    <w:pPr>
      <w:ind w:firstLineChars="200" w:firstLine="420"/>
    </w:pPr>
  </w:style>
  <w:style w:type="character" w:styleId="a8">
    <w:name w:val="annotation reference"/>
    <w:basedOn w:val="a0"/>
    <w:unhideWhenUsed/>
    <w:rsid w:val="00317848"/>
    <w:rPr>
      <w:sz w:val="16"/>
      <w:szCs w:val="16"/>
    </w:rPr>
  </w:style>
  <w:style w:type="paragraph" w:styleId="a9">
    <w:name w:val="annotation text"/>
    <w:basedOn w:val="a"/>
    <w:link w:val="aa"/>
    <w:unhideWhenUsed/>
    <w:rsid w:val="00317848"/>
    <w:rPr>
      <w:sz w:val="20"/>
      <w:szCs w:val="20"/>
    </w:rPr>
  </w:style>
  <w:style w:type="character" w:customStyle="1" w:styleId="aa">
    <w:name w:val="批注文字 字符"/>
    <w:basedOn w:val="a0"/>
    <w:link w:val="a9"/>
    <w:rsid w:val="00317848"/>
    <w:rPr>
      <w:sz w:val="20"/>
      <w:szCs w:val="20"/>
    </w:rPr>
  </w:style>
  <w:style w:type="paragraph" w:styleId="ab">
    <w:name w:val="annotation subject"/>
    <w:basedOn w:val="a9"/>
    <w:next w:val="a9"/>
    <w:link w:val="ac"/>
    <w:uiPriority w:val="99"/>
    <w:semiHidden/>
    <w:unhideWhenUsed/>
    <w:rsid w:val="00317848"/>
    <w:rPr>
      <w:b/>
      <w:bCs/>
    </w:rPr>
  </w:style>
  <w:style w:type="character" w:customStyle="1" w:styleId="ac">
    <w:name w:val="批注主题 字符"/>
    <w:basedOn w:val="aa"/>
    <w:link w:val="ab"/>
    <w:uiPriority w:val="99"/>
    <w:semiHidden/>
    <w:rsid w:val="0031784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160</Words>
  <Characters>918</Characters>
  <Application>Microsoft Office Word</Application>
  <DocSecurity>0</DocSecurity>
  <Lines>7</Lines>
  <Paragraphs>2</Paragraphs>
  <ScaleCrop>false</ScaleCrop>
  <Company/>
  <LinksUpToDate>false</LinksUpToDate>
  <CharactersWithSpaces>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meiqian</dc:creator>
  <cp:keywords/>
  <dc:description/>
  <cp:lastModifiedBy>HKL-Legal</cp:lastModifiedBy>
  <cp:revision>10</cp:revision>
  <dcterms:created xsi:type="dcterms:W3CDTF">2021-02-08T10:43:00Z</dcterms:created>
  <dcterms:modified xsi:type="dcterms:W3CDTF">2021-03-02T17:37:00Z</dcterms:modified>
</cp:coreProperties>
</file>